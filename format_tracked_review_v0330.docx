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/>
          <w:color w:val="336699"/>
          <w:sz w:val="0"/>
          <w:rPrChange w:id="1" w:author="PyWPDoc QA" w:date="2026-10-08T09:00:00Z">
            <w:rPr>
              <w:rFonts w:ascii="Arial" w:hAnsi="Arial"/>
              <w:sz w:val="0"/>
            </w:rPr>
          </w:rPrChange>
        </w:rPr>
        <w:t>Character formatting: Alpha Beta</w:t>
      </w:r>
    </w:p>
    <w:p>
      <w:pPr>
        <w:spacing w:before="2" w:after="1"/>
        <w:jc w:val="center"/>
        <w:pPrChange w:id="0" w:author="PyWPDoc QA" w:date="2026-10-08T09:00:00Z">
          <w:pPr/>
        </w:pPrChange>
      </w:pPr>
      <w:r>
        <w:t>Paragraph formatting: centered with spacing</w:t>
      </w:r>
    </w:p>
    <w:p>
      <w:r>
        <w:t xml:space="preserve">Mixed revision: </w:t>
      </w:r>
      <w:del w:id="3" w:author="PyWPDoc QA" w:date="2026-10-08T09:00:00Z">
        <w:r>
          <w:delText>old</w:delText>
        </w:r>
      </w:del>
      <w:ins w:id="4" w:author="PyWPDoc QA" w:date="2026-10-08T09:00:00Z">
        <w:r>
          <w:t>new</w:t>
        </w:r>
      </w:ins>
      <w:r>
        <w:rPr>
          <w:b/>
          <w:rPrChange w:id="2" w:author="PyWPDoc QA" w:date="2026-10-08T09:00:00Z">
            <w:rPr/>
          </w:rPrChange>
        </w:rPr>
        <w:t xml:space="preserve"> value with styled tail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