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comparison QA</w:t>
      </w:r>
    </w:p>
    <w:p>
      <w:r>
        <w:t>A - unchanged</w:t>
      </w:r>
    </w:p>
    <w:p>
      <w:pPr>
        <w:rPr>
          <w:del w:id="5" w:author="PyWPDoc QA" w:date="2026-10-08T07:00:00Z"/>
        </w:rPr>
      </w:pPr>
      <w:del w:id="4" w:author="PyWPDoc QA" w:date="2026-10-08T07:00:00Z">
        <w:r>
          <w:delText>DELETE THIS PARAGRAPH</w:delText>
        </w:r>
      </w:del>
    </w:p>
    <w:p>
      <w:r>
        <w:t xml:space="preserve">B - </w:t>
      </w:r>
      <w:del w:id="0" w:author="PyWPDoc QA" w:date="2026-10-08T07:00:00Z">
        <w:r>
          <w:delText>ol</w:delText>
        </w:r>
      </w:del>
      <w:ins w:id="1" w:author="PyWPDoc QA" w:date="2026-10-08T07:00:00Z">
        <w:r>
          <w:t>update</w:t>
        </w:r>
      </w:ins>
      <w:r>
        <w:t>d value</w:t>
      </w:r>
    </w:p>
    <w:p>
      <w:pPr>
        <w:rPr>
          <w:ins w:id="3" w:author="PyWPDoc QA" w:date="2026-10-08T07:00:00Z"/>
        </w:rPr>
      </w:pPr>
      <w:ins w:id="2" w:author="PyWPDoc QA" w:date="2026-10-08T07:00:00Z">
        <w:r>
          <w:t>INSERTED PARAGRAPH</w:t>
        </w:r>
      </w:ins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Table</w:t>
            </w:r>
          </w:p>
        </w:tc>
        <w:tc>
          <w:tcPr>
            <w:tcW w:type="dxa" w:w="4252"/>
            <w:vAlign w:val="top"/>
          </w:tcPr>
          <w:p>
            <w:r>
              <w:t>unchanged</w:t>
            </w:r>
          </w:p>
        </w:tc>
      </w:tr>
    </w:tbl>
    <w:p>
      <w:r>
        <w:t>After table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