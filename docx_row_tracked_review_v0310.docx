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PyWPDoc v0.31 Row Track Changes QA</w:t>
      </w:r>
    </w:p>
    <w:p>
      <w:r>
        <w:t>Table 1: row insertion + retained-row text change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A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rPr>
          <w:ins w:id="1" w:author="PyWPDoc QA" w:date="2026-10-08T00:00:00Z"/>
        </w:trPr>
        <w:tc>
          <w:tcPr>
            <w:tcW w:type="dxa" w:w="4252"/>
            <w:vAlign w:val="top"/>
          </w:tcPr>
          <w:p>
            <w:r>
              <w:t>INSERTED</w:t>
            </w:r>
          </w:p>
        </w:tc>
        <w:tc>
          <w:tcPr>
            <w:tcW w:type="dxa" w:w="4252"/>
            <w:vAlign w:val="top"/>
          </w:tcPr>
          <w:p>
            <w:r>
              <w:t>9</w:t>
            </w:r>
          </w:p>
        </w:tc>
      </w:tr>
      <w:tr>
        <w:tc>
          <w:tcPr>
            <w:tcW w:type="dxa" w:w="4252"/>
            <w:vAlign w:val="top"/>
          </w:tcPr>
          <w:p>
            <w:r>
              <w:t>B</w:t>
            </w:r>
          </w:p>
        </w:tc>
        <w:tc>
          <w:tcPr>
            <w:tcW w:type="dxa" w:w="4252"/>
            <w:vAlign w:val="top"/>
          </w:tcPr>
          <w:p>
            <w:r>
              <w:t>2</w:t>
            </w:r>
            <w:ins w:id="0" w:author="PyWPDoc QA" w:date="2026-10-08T00:00:00Z">
              <w:r>
                <w:t>0</w:t>
              </w:r>
            </w:ins>
          </w:p>
        </w:tc>
      </w:tr>
      <w:tr>
        <w:tc>
          <w:tcPr>
            <w:tcW w:type="dxa" w:w="4252"/>
            <w:vAlign w:val="top"/>
          </w:tcPr>
          <w:p>
            <w:r>
              <w:t>C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p>
      <w:r>
        <w:t>Table 2: row deletion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52"/>
        <w:gridCol w:w="4252"/>
      </w:tblGrid>
      <w:tr>
        <w:tc>
          <w:tcPr>
            <w:tcW w:type="dxa" w:w="4252"/>
            <w:vAlign w:val="top"/>
          </w:tcPr>
          <w:p>
            <w:r>
              <w:t>K</w:t>
            </w:r>
          </w:p>
        </w:tc>
        <w:tc>
          <w:tcPr>
            <w:tcW w:type="dxa" w:w="4252"/>
            <w:vAlign w:val="top"/>
          </w:tcPr>
          <w:p>
            <w:r>
              <w:t>1</w:t>
            </w:r>
          </w:p>
        </w:tc>
      </w:tr>
      <w:tr>
        <w:trPr>
          <w:del w:id="2" w:author="PyWPDoc QA" w:date="2026-10-08T00:00:00Z"/>
        </w:trPr>
        <w:tc>
          <w:tcPr>
            <w:tcW w:type="dxa" w:w="4252"/>
            <w:vAlign w:val="top"/>
          </w:tcPr>
          <w:p>
            <w:r>
              <w:t>DELETE-ME</w:t>
            </w:r>
          </w:p>
        </w:tc>
        <w:tc>
          <w:tcPr>
            <w:tcW w:type="dxa" w:w="4252"/>
            <w:vAlign w:val="top"/>
          </w:tcPr>
          <w:p>
            <w:r>
              <w:t>7</w:t>
            </w:r>
          </w:p>
        </w:tc>
      </w:tr>
      <w:tr>
        <w:tc>
          <w:tcPr>
            <w:tcW w:type="dxa" w:w="4252"/>
            <w:vAlign w:val="top"/>
          </w:tcPr>
          <w:p>
            <w:r>
              <w:t>Z</w:t>
            </w:r>
          </w:p>
        </w:tc>
        <w:tc>
          <w:tcPr>
            <w:tcW w:type="dxa" w:w="4252"/>
            <w:vAlign w:val="top"/>
          </w:tcPr>
          <w:p>
            <w:r>
              <w:t>3</w:t>
            </w:r>
          </w:p>
        </w:tc>
      </w:tr>
    </w:tbl>
    <w:sectPr w:rsidR="00FC693F" w:rsidRPr="0006063C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